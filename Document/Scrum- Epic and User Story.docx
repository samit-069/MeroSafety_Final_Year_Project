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B0EF" w14:textId="22E24C50" w:rsidR="00304DC8" w:rsidRDefault="00257C64" w:rsidP="00257C64">
      <w:pPr>
        <w:pStyle w:val="Heading1"/>
        <w:rPr>
          <w:ins w:id="0" w:author="samit maharjan" w:date="2026-09-13T07:28:00Z" w16du:dateUtc="2026-09-13T01:43:00Z"/>
        </w:rPr>
      </w:pPr>
      <w:r>
        <w:t>Product Backlog</w:t>
      </w:r>
    </w:p>
    <w:p w14:paraId="7C232D2C" w14:textId="6B565DB1" w:rsidR="00257C64" w:rsidRDefault="00257C64" w:rsidP="00257C64">
      <w:pPr>
        <w:rPr>
          <w:ins w:id="1" w:author="samit maharjan" w:date="2026-09-13T07:29:00Z" w16du:dateUtc="2026-09-13T01:44:00Z"/>
        </w:rPr>
      </w:pPr>
      <w:ins w:id="2" w:author="samit maharjan" w:date="2026-09-13T07:29:00Z" w16du:dateUtc="2026-09-13T01:44:00Z">
        <w:r>
          <w:t>7 sprints, with each sprint being 1 week</w:t>
        </w:r>
      </w:ins>
    </w:p>
    <w:p w14:paraId="153723D5" w14:textId="77777777" w:rsidR="00257C64" w:rsidRDefault="00257C64" w:rsidP="00257C64">
      <w:pPr>
        <w:rPr>
          <w:ins w:id="3" w:author="samit maharjan" w:date="2026-09-13T07:29:00Z" w16du:dateUtc="2026-09-13T01:44:00Z"/>
        </w:rPr>
      </w:pPr>
    </w:p>
    <w:p w14:paraId="1CA95DB0" w14:textId="669292EE" w:rsidR="00257C64" w:rsidRDefault="00257C64" w:rsidP="00257C64">
      <w:pPr>
        <w:pStyle w:val="Heading2"/>
        <w:rPr>
          <w:ins w:id="4" w:author="samit maharjan" w:date="2026-09-13T07:30:00Z" w16du:dateUtc="2026-09-13T01:45:00Z"/>
        </w:rPr>
      </w:pPr>
      <w:ins w:id="5" w:author="samit maharjan" w:date="2026-09-13T07:30:00Z" w16du:dateUtc="2026-09-13T01:45:00Z">
        <w:r>
          <w:t>Epic 1</w:t>
        </w:r>
      </w:ins>
    </w:p>
    <w:p w14:paraId="5ACB2621" w14:textId="76FCC0B7" w:rsidR="00257C64" w:rsidRDefault="00257C64" w:rsidP="00257C64">
      <w:pPr>
        <w:rPr>
          <w:ins w:id="6" w:author="samit maharjan" w:date="2026-09-13T07:31:00Z" w16du:dateUtc="2026-09-13T01:46:00Z"/>
        </w:rPr>
        <w:pPrChange w:id="7" w:author="samit maharjan" w:date="2026-09-13T07:31:00Z" w16du:dateUtc="2026-09-13T01:46:00Z">
          <w:pPr>
            <w:pStyle w:val="Heading3"/>
          </w:pPr>
        </w:pPrChange>
      </w:pPr>
      <w:ins w:id="8" w:author="samit maharjan" w:date="2026-09-13T07:30:00Z" w16du:dateUtc="2026-09-13T01:45:00Z">
        <w:r>
          <w:t>User</w:t>
        </w:r>
      </w:ins>
      <w:ins w:id="9" w:author="samit maharjan" w:date="2026-09-13T07:33:00Z" w16du:dateUtc="2026-09-13T01:48:00Z">
        <w:r>
          <w:t xml:space="preserve"> Story</w:t>
        </w:r>
      </w:ins>
      <w:ins w:id="10" w:author="samit maharjan" w:date="2026-09-13T07:30:00Z" w16du:dateUtc="2026-09-13T01:45:00Z">
        <w:r>
          <w:t xml:space="preserve"> 1</w:t>
        </w:r>
      </w:ins>
      <w:ins w:id="11" w:author="samit maharjan" w:date="2026-09-13T07:31:00Z" w16du:dateUtc="2026-09-13T01:46:00Z">
        <w:r>
          <w:t>: Manage Emergency Contact</w:t>
        </w:r>
      </w:ins>
    </w:p>
    <w:p w14:paraId="532FED8F" w14:textId="2A818723" w:rsidR="00257C64" w:rsidRDefault="00257C64" w:rsidP="00257C64">
      <w:pPr>
        <w:rPr>
          <w:ins w:id="12" w:author="samit maharjan" w:date="2026-09-13T07:32:00Z" w16du:dateUtc="2026-09-13T01:47:00Z"/>
        </w:rPr>
      </w:pPr>
      <w:ins w:id="13" w:author="samit maharjan" w:date="2026-09-13T07:31:00Z" w16du:dateUtc="2026-09-13T01:46:00Z">
        <w:r>
          <w:t xml:space="preserve">User </w:t>
        </w:r>
      </w:ins>
      <w:ins w:id="14" w:author="samit maharjan" w:date="2026-09-13T07:33:00Z" w16du:dateUtc="2026-09-13T01:48:00Z">
        <w:r>
          <w:t xml:space="preserve">Story </w:t>
        </w:r>
      </w:ins>
      <w:ins w:id="15" w:author="samit maharjan" w:date="2026-09-13T07:31:00Z" w16du:dateUtc="2026-09-13T01:46:00Z">
        <w:r>
          <w:t xml:space="preserve">2: View Emergency </w:t>
        </w:r>
      </w:ins>
      <w:ins w:id="16" w:author="samit maharjan" w:date="2026-09-13T07:32:00Z" w16du:dateUtc="2026-09-13T01:47:00Z">
        <w:r>
          <w:t>Contact</w:t>
        </w:r>
      </w:ins>
    </w:p>
    <w:p w14:paraId="736BE2E0" w14:textId="01BDAD80" w:rsidR="00257C64" w:rsidRDefault="00257C64" w:rsidP="00257C64">
      <w:pPr>
        <w:rPr>
          <w:ins w:id="17" w:author="samit maharjan" w:date="2026-09-13T07:32:00Z" w16du:dateUtc="2026-09-13T01:47:00Z"/>
        </w:rPr>
      </w:pPr>
      <w:ins w:id="18" w:author="samit maharjan" w:date="2026-09-13T07:32:00Z" w16du:dateUtc="2026-09-13T01:47:00Z">
        <w:r>
          <w:t xml:space="preserve">User </w:t>
        </w:r>
      </w:ins>
      <w:ins w:id="19" w:author="samit maharjan" w:date="2026-09-13T07:33:00Z" w16du:dateUtc="2026-09-13T01:48:00Z">
        <w:r>
          <w:t xml:space="preserve">Story </w:t>
        </w:r>
      </w:ins>
      <w:ins w:id="20" w:author="samit maharjan" w:date="2026-09-13T07:32:00Z" w16du:dateUtc="2026-09-13T01:47:00Z">
        <w:r>
          <w:t>3: Contact Emergency Contact</w:t>
        </w:r>
      </w:ins>
    </w:p>
    <w:p w14:paraId="0B0C1CFB" w14:textId="77777777" w:rsidR="00257C64" w:rsidRDefault="00257C64" w:rsidP="00257C64">
      <w:pPr>
        <w:rPr>
          <w:ins w:id="21" w:author="samit maharjan" w:date="2026-09-13T07:32:00Z" w16du:dateUtc="2026-09-13T01:47:00Z"/>
        </w:rPr>
      </w:pPr>
    </w:p>
    <w:p w14:paraId="139624C3" w14:textId="62E5635F" w:rsidR="00257C64" w:rsidRDefault="00257C64" w:rsidP="00257C64">
      <w:pPr>
        <w:pStyle w:val="Heading2"/>
        <w:rPr>
          <w:ins w:id="22" w:author="samit maharjan" w:date="2026-09-13T07:32:00Z" w16du:dateUtc="2026-09-13T01:47:00Z"/>
        </w:rPr>
      </w:pPr>
      <w:ins w:id="23" w:author="samit maharjan" w:date="2026-09-13T07:32:00Z" w16du:dateUtc="2026-09-13T01:47:00Z">
        <w:r>
          <w:t>Epic 2</w:t>
        </w:r>
      </w:ins>
    </w:p>
    <w:p w14:paraId="100DEC48" w14:textId="1D5DC863" w:rsidR="00257C64" w:rsidRDefault="00257C64" w:rsidP="00257C64">
      <w:pPr>
        <w:rPr>
          <w:ins w:id="24" w:author="samit maharjan" w:date="2026-09-13T07:33:00Z" w16du:dateUtc="2026-09-13T01:48:00Z"/>
        </w:rPr>
      </w:pPr>
      <w:ins w:id="25" w:author="samit maharjan" w:date="2026-09-13T07:32:00Z" w16du:dateUtc="2026-09-13T01:47:00Z">
        <w:r>
          <w:t xml:space="preserve">User </w:t>
        </w:r>
      </w:ins>
      <w:ins w:id="26" w:author="samit maharjan" w:date="2026-09-13T07:33:00Z" w16du:dateUtc="2026-09-13T01:48:00Z">
        <w:r>
          <w:t xml:space="preserve">Story </w:t>
        </w:r>
      </w:ins>
      <w:ins w:id="27" w:author="samit maharjan" w:date="2026-09-13T07:32:00Z" w16du:dateUtc="2026-09-13T01:47:00Z">
        <w:r>
          <w:t>4: View emergency Serv</w:t>
        </w:r>
      </w:ins>
      <w:ins w:id="28" w:author="samit maharjan" w:date="2026-09-13T07:33:00Z" w16du:dateUtc="2026-09-13T01:48:00Z">
        <w:r>
          <w:t>ice</w:t>
        </w:r>
      </w:ins>
    </w:p>
    <w:p w14:paraId="2F9B5154" w14:textId="79267F8A" w:rsidR="00257C64" w:rsidRDefault="00257C64" w:rsidP="00257C64">
      <w:pPr>
        <w:rPr>
          <w:ins w:id="29" w:author="samit maharjan" w:date="2026-09-13T07:48:00Z" w16du:dateUtc="2026-09-13T02:03:00Z"/>
        </w:rPr>
      </w:pPr>
      <w:ins w:id="30" w:author="samit maharjan" w:date="2026-09-13T07:33:00Z" w16du:dateUtc="2026-09-13T01:48:00Z">
        <w:r>
          <w:t xml:space="preserve">User Story 5: </w:t>
        </w:r>
      </w:ins>
      <w:ins w:id="31" w:author="samit maharjan" w:date="2026-09-13T07:48:00Z">
        <w:r w:rsidR="00B152C3" w:rsidRPr="00B152C3">
          <w:t>Search emergency services</w:t>
        </w:r>
      </w:ins>
    </w:p>
    <w:p w14:paraId="0FB4CB7A" w14:textId="3D572737" w:rsidR="00B152C3" w:rsidRDefault="00B152C3" w:rsidP="00257C64">
      <w:pPr>
        <w:rPr>
          <w:ins w:id="32" w:author="samit maharjan" w:date="2026-09-13T07:48:00Z" w16du:dateUtc="2026-09-13T02:03:00Z"/>
        </w:rPr>
      </w:pPr>
      <w:ins w:id="33" w:author="samit maharjan" w:date="2026-09-13T07:48:00Z" w16du:dateUtc="2026-09-13T02:03:00Z">
        <w:r>
          <w:t>User Story</w:t>
        </w:r>
        <w:r>
          <w:t xml:space="preserve"> 6: View Service Details</w:t>
        </w:r>
      </w:ins>
    </w:p>
    <w:p w14:paraId="2459B9B5" w14:textId="77777777" w:rsidR="00B152C3" w:rsidRDefault="00B152C3" w:rsidP="00257C64">
      <w:pPr>
        <w:rPr>
          <w:ins w:id="34" w:author="samit maharjan" w:date="2026-09-13T07:48:00Z" w16du:dateUtc="2026-09-13T02:03:00Z"/>
        </w:rPr>
      </w:pPr>
    </w:p>
    <w:p w14:paraId="066B9477" w14:textId="0B2175A2" w:rsidR="00B152C3" w:rsidRDefault="00B152C3" w:rsidP="00B152C3">
      <w:pPr>
        <w:pStyle w:val="Heading2"/>
        <w:rPr>
          <w:ins w:id="35" w:author="samit maharjan" w:date="2026-09-13T07:48:00Z" w16du:dateUtc="2026-09-13T02:03:00Z"/>
        </w:rPr>
      </w:pPr>
      <w:ins w:id="36" w:author="samit maharjan" w:date="2026-09-13T07:48:00Z" w16du:dateUtc="2026-09-13T02:03:00Z">
        <w:r>
          <w:t>Epic 3</w:t>
        </w:r>
      </w:ins>
    </w:p>
    <w:p w14:paraId="7311B08D" w14:textId="5DE23C77" w:rsidR="00B152C3" w:rsidRDefault="00B152C3" w:rsidP="00B152C3">
      <w:pPr>
        <w:rPr>
          <w:ins w:id="37" w:author="samit maharjan" w:date="2026-09-13T07:48:00Z" w16du:dateUtc="2026-09-13T02:03:00Z"/>
        </w:rPr>
      </w:pPr>
      <w:ins w:id="38" w:author="samit maharjan" w:date="2026-09-13T07:48:00Z" w16du:dateUtc="2026-09-13T02:03:00Z">
        <w:r>
          <w:t>User Story</w:t>
        </w:r>
        <w:r>
          <w:t xml:space="preserve"> 7: Obtain Current Location</w:t>
        </w:r>
      </w:ins>
    </w:p>
    <w:p w14:paraId="69D559F3" w14:textId="009DC185" w:rsidR="00B152C3" w:rsidRDefault="00B152C3" w:rsidP="00B152C3">
      <w:pPr>
        <w:rPr>
          <w:ins w:id="39" w:author="samit maharjan" w:date="2026-09-13T07:51:00Z" w16du:dateUtc="2026-09-13T02:06:00Z"/>
        </w:rPr>
      </w:pPr>
      <w:ins w:id="40" w:author="samit maharjan" w:date="2026-09-13T07:48:00Z" w16du:dateUtc="2026-09-13T02:03:00Z">
        <w:r>
          <w:t>User Story</w:t>
        </w:r>
      </w:ins>
      <w:ins w:id="41" w:author="samit maharjan" w:date="2026-09-13T07:49:00Z" w16du:dateUtc="2026-09-13T02:04:00Z">
        <w:r w:rsidR="008862B5">
          <w:t xml:space="preserve"> 8: Find Near</w:t>
        </w:r>
      </w:ins>
      <w:ins w:id="42" w:author="samit maharjan" w:date="2026-09-13T07:51:00Z" w16du:dateUtc="2026-09-13T02:06:00Z">
        <w:r w:rsidR="008862B5">
          <w:t>est emergency service</w:t>
        </w:r>
      </w:ins>
    </w:p>
    <w:p w14:paraId="6B03A4D0" w14:textId="6BA68BCD" w:rsidR="008862B5" w:rsidRDefault="008862B5" w:rsidP="00B152C3">
      <w:pPr>
        <w:rPr>
          <w:ins w:id="43" w:author="samit maharjan" w:date="2026-09-13T07:52:00Z" w16du:dateUtc="2026-09-13T02:07:00Z"/>
        </w:rPr>
      </w:pPr>
      <w:ins w:id="44" w:author="samit maharjan" w:date="2026-09-13T07:51:00Z" w16du:dateUtc="2026-09-13T02:06:00Z">
        <w:r>
          <w:t>User Story</w:t>
        </w:r>
        <w:r>
          <w:t xml:space="preserve"> 9: </w:t>
        </w:r>
      </w:ins>
      <w:ins w:id="45" w:author="samit maharjan" w:date="2026-09-13T07:52:00Z" w16du:dateUtc="2026-09-13T02:07:00Z">
        <w:r>
          <w:t>Sort Service by distance</w:t>
        </w:r>
      </w:ins>
    </w:p>
    <w:p w14:paraId="65AEB458" w14:textId="77777777" w:rsidR="008862B5" w:rsidRDefault="008862B5" w:rsidP="00B152C3">
      <w:pPr>
        <w:rPr>
          <w:ins w:id="46" w:author="samit maharjan" w:date="2026-09-13T07:52:00Z" w16du:dateUtc="2026-09-13T02:07:00Z"/>
        </w:rPr>
      </w:pPr>
    </w:p>
    <w:p w14:paraId="56D5A935" w14:textId="075A98A6" w:rsidR="008862B5" w:rsidRDefault="008862B5" w:rsidP="008862B5">
      <w:pPr>
        <w:pStyle w:val="Heading2"/>
        <w:rPr>
          <w:ins w:id="47" w:author="samit maharjan" w:date="2026-09-13T07:52:00Z" w16du:dateUtc="2026-09-13T02:07:00Z"/>
        </w:rPr>
      </w:pPr>
      <w:ins w:id="48" w:author="samit maharjan" w:date="2026-09-13T07:52:00Z" w16du:dateUtc="2026-09-13T02:07:00Z">
        <w:r>
          <w:t>Epic 4</w:t>
        </w:r>
      </w:ins>
    </w:p>
    <w:p w14:paraId="395C4289" w14:textId="3AA9198A" w:rsidR="008862B5" w:rsidRDefault="008862B5" w:rsidP="008862B5">
      <w:pPr>
        <w:rPr>
          <w:ins w:id="49" w:author="samit maharjan" w:date="2026-09-13T07:52:00Z" w16du:dateUtc="2026-09-13T02:07:00Z"/>
        </w:rPr>
      </w:pPr>
      <w:ins w:id="50" w:author="samit maharjan" w:date="2026-09-13T07:52:00Z" w16du:dateUtc="2026-09-13T02:07:00Z">
        <w:r>
          <w:t>User Story</w:t>
        </w:r>
        <w:r>
          <w:t xml:space="preserve"> 10: One Tap SOS</w:t>
        </w:r>
      </w:ins>
    </w:p>
    <w:p w14:paraId="41120009" w14:textId="6635AB51" w:rsidR="008862B5" w:rsidRDefault="008862B5" w:rsidP="008862B5">
      <w:pPr>
        <w:rPr>
          <w:ins w:id="51" w:author="samit maharjan" w:date="2026-09-13T07:52:00Z" w16du:dateUtc="2026-09-13T02:07:00Z"/>
        </w:rPr>
      </w:pPr>
      <w:ins w:id="52" w:author="samit maharjan" w:date="2026-09-13T07:52:00Z" w16du:dateUtc="2026-09-13T02:07:00Z">
        <w:r>
          <w:t>User Story</w:t>
        </w:r>
        <w:r>
          <w:t xml:space="preserve"> 11: Conform SOS Activation</w:t>
        </w:r>
      </w:ins>
    </w:p>
    <w:p w14:paraId="737A7C4B" w14:textId="3839974B" w:rsidR="008862B5" w:rsidRDefault="008862B5" w:rsidP="008862B5">
      <w:pPr>
        <w:rPr>
          <w:ins w:id="53" w:author="samit maharjan" w:date="2026-09-13T07:54:00Z" w16du:dateUtc="2026-09-13T02:09:00Z"/>
        </w:rPr>
      </w:pPr>
      <w:ins w:id="54" w:author="samit maharjan" w:date="2026-09-13T07:52:00Z" w16du:dateUtc="2026-09-13T02:07:00Z">
        <w:r>
          <w:t>User Story</w:t>
        </w:r>
        <w:r>
          <w:t xml:space="preserve"> 1</w:t>
        </w:r>
      </w:ins>
      <w:ins w:id="55" w:author="samit maharjan" w:date="2026-09-13T07:53:00Z" w16du:dateUtc="2026-09-13T02:08:00Z">
        <w:r>
          <w:t xml:space="preserve">2: Share location with </w:t>
        </w:r>
      </w:ins>
      <w:ins w:id="56" w:author="samit maharjan" w:date="2026-09-13T07:54:00Z" w16du:dateUtc="2026-09-13T02:09:00Z">
        <w:r>
          <w:t>contact</w:t>
        </w:r>
      </w:ins>
    </w:p>
    <w:p w14:paraId="638D8F43" w14:textId="77777777" w:rsidR="008862B5" w:rsidRDefault="008862B5" w:rsidP="008862B5">
      <w:pPr>
        <w:rPr>
          <w:ins w:id="57" w:author="samit maharjan" w:date="2026-09-13T07:54:00Z" w16du:dateUtc="2026-09-13T02:09:00Z"/>
        </w:rPr>
      </w:pPr>
    </w:p>
    <w:p w14:paraId="19D34309" w14:textId="33ADB1C3" w:rsidR="008862B5" w:rsidRDefault="008862B5" w:rsidP="008862B5">
      <w:pPr>
        <w:pStyle w:val="Heading2"/>
        <w:rPr>
          <w:ins w:id="58" w:author="samit maharjan" w:date="2026-09-13T07:54:00Z" w16du:dateUtc="2026-09-13T02:09:00Z"/>
        </w:rPr>
      </w:pPr>
      <w:ins w:id="59" w:author="samit maharjan" w:date="2026-09-13T07:54:00Z" w16du:dateUtc="2026-09-13T02:09:00Z">
        <w:r>
          <w:t>Epic 5</w:t>
        </w:r>
      </w:ins>
    </w:p>
    <w:p w14:paraId="0594C6E6" w14:textId="283C0B4B" w:rsidR="008862B5" w:rsidRDefault="00FE78A1" w:rsidP="008862B5">
      <w:pPr>
        <w:rPr>
          <w:ins w:id="60" w:author="samit maharjan" w:date="2026-09-13T07:57:00Z" w16du:dateUtc="2026-09-13T02:12:00Z"/>
        </w:rPr>
      </w:pPr>
      <w:ins w:id="61" w:author="samit maharjan" w:date="2026-09-13T07:55:00Z" w16du:dateUtc="2026-09-13T02:10:00Z">
        <w:r>
          <w:t>User Story</w:t>
        </w:r>
        <w:r>
          <w:t xml:space="preserve"> 13: </w:t>
        </w:r>
      </w:ins>
      <w:ins w:id="62" w:author="samit maharjan" w:date="2026-09-13T07:57:00Z" w16du:dateUtc="2026-09-13T02:12:00Z">
        <w:r>
          <w:t xml:space="preserve">View Service Location </w:t>
        </w:r>
      </w:ins>
    </w:p>
    <w:p w14:paraId="003593BB" w14:textId="5778E987" w:rsidR="00FE78A1" w:rsidRDefault="00FE78A1" w:rsidP="008862B5">
      <w:pPr>
        <w:rPr>
          <w:ins w:id="63" w:author="samit maharjan" w:date="2026-09-13T07:57:00Z" w16du:dateUtc="2026-09-13T02:12:00Z"/>
        </w:rPr>
      </w:pPr>
      <w:ins w:id="64" w:author="samit maharjan" w:date="2026-09-13T07:57:00Z" w16du:dateUtc="2026-09-13T02:12:00Z">
        <w:r>
          <w:lastRenderedPageBreak/>
          <w:t>User Story</w:t>
        </w:r>
        <w:r>
          <w:t xml:space="preserve"> 14: Navigate to emergency service</w:t>
        </w:r>
      </w:ins>
    </w:p>
    <w:p w14:paraId="2F701F10" w14:textId="0E1FC6B3" w:rsidR="00FE78A1" w:rsidRDefault="00FE78A1" w:rsidP="008862B5">
      <w:pPr>
        <w:rPr>
          <w:ins w:id="65" w:author="samit maharjan" w:date="2026-09-13T07:58:00Z" w16du:dateUtc="2026-09-13T02:13:00Z"/>
        </w:rPr>
      </w:pPr>
      <w:ins w:id="66" w:author="samit maharjan" w:date="2026-09-13T07:57:00Z" w16du:dateUtc="2026-09-13T02:12:00Z">
        <w:r>
          <w:t>User Story</w:t>
        </w:r>
        <w:r>
          <w:t xml:space="preserve"> </w:t>
        </w:r>
      </w:ins>
      <w:ins w:id="67" w:author="samit maharjan" w:date="2026-09-13T07:58:00Z" w16du:dateUtc="2026-09-13T02:13:00Z">
        <w:r>
          <w:t>15: Direct Call Service</w:t>
        </w:r>
      </w:ins>
    </w:p>
    <w:p w14:paraId="363F975E" w14:textId="77777777" w:rsidR="00FE78A1" w:rsidRDefault="00FE78A1" w:rsidP="008862B5">
      <w:pPr>
        <w:rPr>
          <w:ins w:id="68" w:author="samit maharjan" w:date="2026-09-13T07:58:00Z" w16du:dateUtc="2026-09-13T02:13:00Z"/>
        </w:rPr>
      </w:pPr>
    </w:p>
    <w:p w14:paraId="5FF9A43F" w14:textId="56D9F479" w:rsidR="00FE78A1" w:rsidRDefault="00FE78A1" w:rsidP="00FE78A1">
      <w:pPr>
        <w:pStyle w:val="Heading2"/>
        <w:rPr>
          <w:ins w:id="69" w:author="samit maharjan" w:date="2026-09-13T07:58:00Z" w16du:dateUtc="2026-09-13T02:13:00Z"/>
        </w:rPr>
      </w:pPr>
      <w:ins w:id="70" w:author="samit maharjan" w:date="2026-09-13T07:58:00Z" w16du:dateUtc="2026-09-13T02:13:00Z">
        <w:r>
          <w:t>Epic 6</w:t>
        </w:r>
      </w:ins>
    </w:p>
    <w:p w14:paraId="0B81C8E1" w14:textId="2735227C" w:rsidR="00FE78A1" w:rsidRDefault="00F55BDA" w:rsidP="00FE78A1">
      <w:pPr>
        <w:rPr>
          <w:ins w:id="71" w:author="samit maharjan" w:date="2026-09-13T07:58:00Z" w16du:dateUtc="2026-09-13T02:13:00Z"/>
        </w:rPr>
      </w:pPr>
      <w:ins w:id="72" w:author="samit maharjan" w:date="2026-09-13T07:58:00Z" w16du:dateUtc="2026-09-13T02:13:00Z">
        <w:r>
          <w:t>User Story</w:t>
        </w:r>
        <w:r>
          <w:t xml:space="preserve"> 16:  Store emergency service contact</w:t>
        </w:r>
      </w:ins>
    </w:p>
    <w:p w14:paraId="008B99B4" w14:textId="4A4FC672" w:rsidR="00F55BDA" w:rsidRDefault="00F55BDA" w:rsidP="00FE78A1">
      <w:pPr>
        <w:rPr>
          <w:ins w:id="73" w:author="samit maharjan" w:date="2026-09-13T07:59:00Z" w16du:dateUtc="2026-09-13T02:14:00Z"/>
        </w:rPr>
      </w:pPr>
      <w:ins w:id="74" w:author="samit maharjan" w:date="2026-09-13T07:59:00Z" w16du:dateUtc="2026-09-13T02:14:00Z">
        <w:r>
          <w:t>User Story</w:t>
        </w:r>
        <w:r>
          <w:t xml:space="preserve"> 17: Retrieve service data through API</w:t>
        </w:r>
      </w:ins>
    </w:p>
    <w:p w14:paraId="5FF00793" w14:textId="72192776" w:rsidR="00F55BDA" w:rsidRDefault="00F55BDA" w:rsidP="00FE78A1">
      <w:pPr>
        <w:rPr>
          <w:ins w:id="75" w:author="samit maharjan" w:date="2026-09-13T08:00:00Z" w16du:dateUtc="2026-09-13T02:15:00Z"/>
        </w:rPr>
      </w:pPr>
      <w:ins w:id="76" w:author="samit maharjan" w:date="2026-09-13T07:59:00Z" w16du:dateUtc="2026-09-13T02:14:00Z">
        <w:r>
          <w:t>User Story</w:t>
        </w:r>
        <w:r>
          <w:t xml:space="preserve"> 18: </w:t>
        </w:r>
      </w:ins>
      <w:ins w:id="77" w:author="samit maharjan" w:date="2026-09-13T08:00:00Z" w16du:dateUtc="2026-09-13T02:15:00Z">
        <w:r w:rsidRPr="00F55BDA">
          <w:t>Synchronies</w:t>
        </w:r>
      </w:ins>
      <w:ins w:id="78" w:author="samit maharjan" w:date="2026-09-13T07:59:00Z">
        <w:r w:rsidRPr="00F55BDA">
          <w:t xml:space="preserve"> local service data</w:t>
        </w:r>
      </w:ins>
    </w:p>
    <w:p w14:paraId="066FB853" w14:textId="77777777" w:rsidR="00F55BDA" w:rsidRDefault="00F55BDA" w:rsidP="00FE78A1">
      <w:pPr>
        <w:rPr>
          <w:ins w:id="79" w:author="samit maharjan" w:date="2026-09-13T08:00:00Z" w16du:dateUtc="2026-09-13T02:15:00Z"/>
        </w:rPr>
      </w:pPr>
    </w:p>
    <w:p w14:paraId="066A8B0B" w14:textId="79506FD9" w:rsidR="00F55BDA" w:rsidRDefault="00F55BDA" w:rsidP="00F55BDA">
      <w:pPr>
        <w:pStyle w:val="Heading2"/>
        <w:rPr>
          <w:ins w:id="80" w:author="samit maharjan" w:date="2026-09-13T08:00:00Z" w16du:dateUtc="2026-09-13T02:15:00Z"/>
        </w:rPr>
      </w:pPr>
      <w:ins w:id="81" w:author="samit maharjan" w:date="2026-09-13T08:00:00Z" w16du:dateUtc="2026-09-13T02:15:00Z">
        <w:r>
          <w:t>Epic 7</w:t>
        </w:r>
      </w:ins>
    </w:p>
    <w:p w14:paraId="10ED6523" w14:textId="6AF4CE33" w:rsidR="00F55BDA" w:rsidRDefault="00F55BDA" w:rsidP="00F55BDA">
      <w:pPr>
        <w:rPr>
          <w:ins w:id="82" w:author="samit maharjan" w:date="2026-09-13T08:00:00Z" w16du:dateUtc="2026-09-13T02:15:00Z"/>
        </w:rPr>
      </w:pPr>
      <w:ins w:id="83" w:author="samit maharjan" w:date="2026-09-13T08:00:00Z" w16du:dateUtc="2026-09-13T02:15:00Z">
        <w:r>
          <w:t>User Story</w:t>
        </w:r>
        <w:r>
          <w:t xml:space="preserve"> 19: Admin Authentication</w:t>
        </w:r>
      </w:ins>
    </w:p>
    <w:p w14:paraId="67F4F42A" w14:textId="1D98F34B" w:rsidR="00F55BDA" w:rsidRDefault="00F55BDA" w:rsidP="00F55BDA">
      <w:pPr>
        <w:rPr>
          <w:ins w:id="84" w:author="samit maharjan" w:date="2026-09-13T08:01:00Z" w16du:dateUtc="2026-09-13T02:16:00Z"/>
        </w:rPr>
      </w:pPr>
      <w:ins w:id="85" w:author="samit maharjan" w:date="2026-09-13T08:00:00Z" w16du:dateUtc="2026-09-13T02:15:00Z">
        <w:r>
          <w:t>User Story</w:t>
        </w:r>
        <w:r>
          <w:t xml:space="preserve"> 20: Add emerge</w:t>
        </w:r>
      </w:ins>
      <w:ins w:id="86" w:author="samit maharjan" w:date="2026-09-13T08:01:00Z" w16du:dateUtc="2026-09-13T02:16:00Z">
        <w:r>
          <w:t>ncy service</w:t>
        </w:r>
      </w:ins>
    </w:p>
    <w:p w14:paraId="58508A6B" w14:textId="2DD1EAE5" w:rsidR="00F55BDA" w:rsidRDefault="00F55BDA" w:rsidP="00F55BDA">
      <w:pPr>
        <w:rPr>
          <w:ins w:id="87" w:author="samit maharjan" w:date="2026-09-13T08:01:00Z" w16du:dateUtc="2026-09-13T02:16:00Z"/>
        </w:rPr>
      </w:pPr>
      <w:ins w:id="88" w:author="samit maharjan" w:date="2026-09-13T08:01:00Z" w16du:dateUtc="2026-09-13T02:16:00Z">
        <w:r>
          <w:t>User Story</w:t>
        </w:r>
        <w:r>
          <w:t xml:space="preserve"> 21: Update emergency service</w:t>
        </w:r>
      </w:ins>
    </w:p>
    <w:p w14:paraId="3ECD218B" w14:textId="19108BF6" w:rsidR="00F55BDA" w:rsidRDefault="00F55BDA" w:rsidP="00F55BDA">
      <w:pPr>
        <w:rPr>
          <w:ins w:id="89" w:author="samit maharjan" w:date="2026-09-13T08:02:00Z" w16du:dateUtc="2026-09-13T02:17:00Z"/>
        </w:rPr>
      </w:pPr>
      <w:ins w:id="90" w:author="samit maharjan" w:date="2026-09-13T08:01:00Z" w16du:dateUtc="2026-09-13T02:16:00Z">
        <w:r>
          <w:t>User Story</w:t>
        </w:r>
        <w:r>
          <w:t xml:space="preserve"> 22:</w:t>
        </w:r>
      </w:ins>
      <w:ins w:id="91" w:author="samit maharjan" w:date="2026-09-13T08:02:00Z" w16du:dateUtc="2026-09-13T02:17:00Z">
        <w:r>
          <w:t xml:space="preserve"> Delete emergency service</w:t>
        </w:r>
      </w:ins>
    </w:p>
    <w:p w14:paraId="1786DF0B" w14:textId="77777777" w:rsidR="00F55BDA" w:rsidRDefault="00F55BDA" w:rsidP="00F55BDA">
      <w:pPr>
        <w:rPr>
          <w:ins w:id="92" w:author="samit maharjan" w:date="2026-09-13T08:02:00Z" w16du:dateUtc="2026-09-13T02:17:00Z"/>
        </w:rPr>
      </w:pPr>
    </w:p>
    <w:p w14:paraId="01062334" w14:textId="5F0CB73F" w:rsidR="00F55BDA" w:rsidRDefault="00F55BDA" w:rsidP="00F55BDA">
      <w:pPr>
        <w:pStyle w:val="Heading2"/>
        <w:rPr>
          <w:ins w:id="93" w:author="samit maharjan" w:date="2026-09-13T08:02:00Z" w16du:dateUtc="2026-09-13T02:17:00Z"/>
        </w:rPr>
      </w:pPr>
      <w:ins w:id="94" w:author="samit maharjan" w:date="2026-09-13T08:02:00Z" w16du:dateUtc="2026-09-13T02:17:00Z">
        <w:r>
          <w:t>Epic 8</w:t>
        </w:r>
      </w:ins>
    </w:p>
    <w:p w14:paraId="4F08CCC9" w14:textId="27A40487" w:rsidR="00F55BDA" w:rsidRDefault="00490A2E" w:rsidP="00F55BDA">
      <w:pPr>
        <w:rPr>
          <w:ins w:id="95" w:author="samit maharjan" w:date="2026-09-13T08:05:00Z" w16du:dateUtc="2026-09-13T02:20:00Z"/>
        </w:rPr>
      </w:pPr>
      <w:ins w:id="96" w:author="samit maharjan" w:date="2026-09-13T08:05:00Z" w16du:dateUtc="2026-09-13T02:20:00Z">
        <w:r>
          <w:t>User Story</w:t>
        </w:r>
        <w:r>
          <w:t xml:space="preserve"> 23: Protect User Data</w:t>
        </w:r>
      </w:ins>
    </w:p>
    <w:p w14:paraId="43D17E33" w14:textId="63B0D778" w:rsidR="00490A2E" w:rsidRDefault="00490A2E" w:rsidP="00F55BDA">
      <w:pPr>
        <w:rPr>
          <w:ins w:id="97" w:author="samit maharjan" w:date="2026-09-13T08:06:00Z" w16du:dateUtc="2026-09-13T02:21:00Z"/>
        </w:rPr>
      </w:pPr>
      <w:ins w:id="98" w:author="samit maharjan" w:date="2026-09-13T08:05:00Z" w16du:dateUtc="2026-09-13T02:20:00Z">
        <w:r>
          <w:t>User Story</w:t>
        </w:r>
      </w:ins>
      <w:ins w:id="99" w:author="samit maharjan" w:date="2026-09-13T08:06:00Z" w16du:dateUtc="2026-09-13T02:21:00Z">
        <w:r>
          <w:t xml:space="preserve"> 24: Secure API Communication</w:t>
        </w:r>
      </w:ins>
    </w:p>
    <w:p w14:paraId="4F8B99AC" w14:textId="3650F036" w:rsidR="00490A2E" w:rsidRDefault="00490A2E" w:rsidP="00F55BDA">
      <w:pPr>
        <w:rPr>
          <w:ins w:id="100" w:author="samit maharjan" w:date="2026-09-13T08:06:00Z" w16du:dateUtc="2026-09-13T02:21:00Z"/>
        </w:rPr>
      </w:pPr>
    </w:p>
    <w:p w14:paraId="1647492F" w14:textId="5B40F350" w:rsidR="00490A2E" w:rsidRDefault="00490A2E" w:rsidP="00490A2E">
      <w:pPr>
        <w:pStyle w:val="Heading2"/>
        <w:rPr>
          <w:ins w:id="101" w:author="samit maharjan" w:date="2026-09-13T08:06:00Z" w16du:dateUtc="2026-09-13T02:21:00Z"/>
        </w:rPr>
      </w:pPr>
      <w:ins w:id="102" w:author="samit maharjan" w:date="2026-09-13T08:06:00Z" w16du:dateUtc="2026-09-13T02:21:00Z">
        <w:r>
          <w:t>Epic 9</w:t>
        </w:r>
      </w:ins>
    </w:p>
    <w:p w14:paraId="24EDEFF6" w14:textId="7BC7955F" w:rsidR="00490A2E" w:rsidRDefault="00490A2E" w:rsidP="00490A2E">
      <w:pPr>
        <w:rPr>
          <w:ins w:id="103" w:author="samit maharjan" w:date="2026-09-13T08:08:00Z" w16du:dateUtc="2026-09-13T02:23:00Z"/>
        </w:rPr>
      </w:pPr>
      <w:ins w:id="104" w:author="samit maharjan" w:date="2026-09-13T08:06:00Z" w16du:dateUtc="2026-09-13T02:21:00Z">
        <w:r>
          <w:t>User Story</w:t>
        </w:r>
        <w:r>
          <w:t xml:space="preserve"> 25: </w:t>
        </w:r>
      </w:ins>
      <w:ins w:id="105" w:author="samit maharjan" w:date="2026-09-13T08:08:00Z" w16du:dateUtc="2026-09-13T02:23:00Z">
        <w:r>
          <w:t>Testing SOS functionality</w:t>
        </w:r>
      </w:ins>
    </w:p>
    <w:p w14:paraId="4BC40969" w14:textId="25A24E25" w:rsidR="00490A2E" w:rsidRDefault="00490A2E" w:rsidP="00490A2E">
      <w:pPr>
        <w:rPr>
          <w:ins w:id="106" w:author="samit maharjan" w:date="2026-09-13T08:08:00Z" w16du:dateUtc="2026-09-13T02:23:00Z"/>
        </w:rPr>
      </w:pPr>
      <w:ins w:id="107" w:author="samit maharjan" w:date="2026-09-13T08:08:00Z" w16du:dateUtc="2026-09-13T02:23:00Z">
        <w:r>
          <w:t>User Story</w:t>
        </w:r>
        <w:r>
          <w:t xml:space="preserve"> 26: Test GPS Function</w:t>
        </w:r>
      </w:ins>
    </w:p>
    <w:p w14:paraId="57856682" w14:textId="411B81ED" w:rsidR="00490A2E" w:rsidRPr="00490A2E" w:rsidRDefault="00490A2E" w:rsidP="00490A2E">
      <w:pPr>
        <w:pPrChange w:id="108" w:author="samit maharjan" w:date="2026-09-13T08:06:00Z" w16du:dateUtc="2026-09-13T02:21:00Z">
          <w:pPr>
            <w:pStyle w:val="Heading1"/>
          </w:pPr>
        </w:pPrChange>
      </w:pPr>
      <w:ins w:id="109" w:author="samit maharjan" w:date="2026-09-13T08:08:00Z" w16du:dateUtc="2026-09-13T02:23:00Z">
        <w:r>
          <w:t>User Story</w:t>
        </w:r>
        <w:r>
          <w:t xml:space="preserve"> 27: </w:t>
        </w:r>
      </w:ins>
      <w:ins w:id="110" w:author="samit maharjan" w:date="2026-09-13T08:09:00Z" w16du:dateUtc="2026-09-13T02:24:00Z">
        <w:r>
          <w:t xml:space="preserve">Test Backend </w:t>
        </w:r>
      </w:ins>
      <w:ins w:id="111" w:author="samit maharjan" w:date="2026-09-13T08:09:00Z">
        <w:r w:rsidRPr="00490A2E">
          <w:t>integratio</w:t>
        </w:r>
      </w:ins>
      <w:ins w:id="112" w:author="samit maharjan" w:date="2026-09-13T08:09:00Z" w16du:dateUtc="2026-09-13T02:24:00Z">
        <w:r>
          <w:t>n.</w:t>
        </w:r>
      </w:ins>
    </w:p>
    <w:sectPr w:rsidR="00490A2E" w:rsidRPr="00490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mit maharjan">
    <w15:presenceInfo w15:providerId="Windows Live" w15:userId="fd9931768572ec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D3"/>
    <w:rsid w:val="000D6BD3"/>
    <w:rsid w:val="00257C64"/>
    <w:rsid w:val="00304DC8"/>
    <w:rsid w:val="00490A2E"/>
    <w:rsid w:val="004E7A1D"/>
    <w:rsid w:val="00736A6B"/>
    <w:rsid w:val="008862B5"/>
    <w:rsid w:val="00AE3958"/>
    <w:rsid w:val="00B152C3"/>
    <w:rsid w:val="00F55BDA"/>
    <w:rsid w:val="00FE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D1A8"/>
  <w15:chartTrackingRefBased/>
  <w15:docId w15:val="{23358247-454A-4601-AC9B-10AA9351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D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57C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10D28-48F9-4CF5-9A83-B71351AFF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samit maharjan</dc:creator>
  <cp:keywords/>
  <dc:description/>
  <cp:lastModifiedBy>samit maharjan</cp:lastModifiedBy>
  <cp:revision>3</cp:revision>
  <dcterms:created xsi:type="dcterms:W3CDTF">2026-09-13T01:38:00Z</dcterms:created>
  <dcterms:modified xsi:type="dcterms:W3CDTF">2026-09-13T02:24:00Z</dcterms:modified>
</cp:coreProperties>
</file>